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sz w:val="80"/>
          <w:szCs w:val="80"/>
        </w:rPr>
        <w:t xml:space="preserve">✅</w:t>
      </w:r>
    </w:p>
    <w:p>
      <w:pPr>
        <w:pBdr>
          <w:bottom w:val="single" w:color="D4A017" w:sz="8" w:space="1"/>
        </w:pBdr>
        <w:spacing w:after="120" w:before="0"/>
        <w:jc w:val="center"/>
      </w:pPr>
      <w:r>
        <w:rPr>
          <w:b/>
          <w:bCs/>
          <w:color w:val="1F5C8B"/>
          <w:sz w:val="56"/>
          <w:szCs w:val="56"/>
        </w:rPr>
        <w:t xml:space="preserve">Compliance, Quality Assurance &amp; Tests</w:t>
      </w:r>
    </w:p>
    <w:p>
      <w:pPr>
        <w:spacing w:after="80" w:before="160"/>
        <w:jc w:val="center"/>
      </w:pPr>
      <w:r>
        <w:rPr>
          <w:b/>
          <w:bCs/>
          <w:color w:val="2E8B57"/>
          <w:sz w:val="28"/>
          <w:szCs w:val="28"/>
        </w:rPr>
        <w:t xml:space="preserve">Amanajé — Serviço de Monitoramento Climático e Ambiental Local para Áreas Vulneráveis</w:t>
      </w:r>
    </w:p>
    <w:p>
      <w:pPr>
        <w:spacing w:after="80" w:before="80"/>
        <w:jc w:val="center"/>
      </w:pPr>
      <w:r>
        <w:rPr>
          <w:color w:val="555555"/>
          <w:sz w:val="24"/>
          <w:szCs w:val="24"/>
        </w:rPr>
        <w:t xml:space="preserve">Global Solution 2026/1  •  FIAP  •  2º Ano ADS</w:t>
      </w:r>
    </w:p>
    <w:p>
      <w:pPr>
        <w:spacing w:after="400" w:before="80"/>
        <w:jc w:val="center"/>
      </w:pPr>
      <w:r>
        <w:rPr>
          <w:color w:val="555555"/>
          <w:sz w:val="22"/>
          <w:szCs w:val="22"/>
        </w:rPr>
        <w:t xml:space="preserve">Responsável: Rafaela  •  Arquitetura TOGAF/ArchiMate +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Amanajé — Monitoramento Climático e Ambiental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v2.0 — Global Solution 2026/1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Versão do PRD 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v2.4 (01/06/2026)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Responsável TOGAF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Rafaela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Equipe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Gustavo (Java/DevOps), Sabelli (.NET/IoT), Lucca (DB/Mobile), Rafaela (TOGAF/QA)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Ferramenta de modelagem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ArchiMate Tool (app.archimatetool.com) — arquivo .archimate entregue junto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Período MVP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01/06/2026 a 09/06/2026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212121"/>
                <w:sz w:val="20"/>
                <w:szCs w:val="20"/>
              </w:rPr>
              <w:t xml:space="preserve">ODS relacionados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ODS 2, ODS 9, ODS 11, ODS 13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1. Breve Descritivo do Projeto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O Amanajé é uma solução de monitoramento climático e ambiental local, oferecida como serviço para organizações públicas e privadas que precisam validar, acompanhar e priorizar áreas vulneráveis a riscos ambientais. A proposta é apoiar governos, ONGs, Defesa Civil, cooperativas, fazendas e instituições de pesquisa na instalação e operação de estações IoT, geração de alertas e visualização de indicadores regionais.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solução combina dados locais coletados por estações IoT com dados climáticos públicos obtidos por integração externa. A partir dessas informações, a API principal calcula riscos por categoria, registra alertas e disponibiliza dashboards para tomada de decisão. O MVP prioriza dois perfis institucionais: Governo / Defesa Civil e ONG.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 no Amanajé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Serviço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Monitoramento climático e ambiental local, operado para clientes institucionais ou privados.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Cliente pagante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Governos, ONGs, cooperativas, fazendas, empresas com operação em campo.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Beneficiário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Comunidades vulneráveis, regiões rurais, áreas remotas e sujeitas a desastres.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Produto digital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App mobile/web, APIs, dashboard, alertas, histórico e indicadores regionais.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Produto físico associado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Estação IoT instalada em campo ou simulada no Wokwi para o MVP.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2. Architecture Vision — Visão da Arquitetura (Peso 3)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Architecture Vision documenta o propósito estratégico do Amanajé, identificando quem se beneficia, o que motiva o projeto, quais objetivos devem ser atingidos e quais restrições limitam o escopo.</w:t>
      </w: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2.1 Stakeholders e Drivers de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Interesse principal</w:t>
            </w:r>
          </w:p>
        </w:tc>
        <w:tc>
          <w:tcPr>
            <w:tcW w:type="dxa" w:w="3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Driver associado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Governo / Defesa Civil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Monitorar regiões vulneráveis, priorizar recursos e validar risco local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Alertas tardios causam perdas e vítimas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Implantar monitoramento em comunidades atendidas por projetos sociais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Baixa cobertura de sensores em áreas remotas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Fazenda / Empresa Privada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Proteger propriedades com alertas privados e histórico ambiental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Privacidade — coordenadas exatas não podem ser públicas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Universidades / Pesquisa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Coletar dados de campo para estudos climáticos e validações regionais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Necessidade de dados locais de qualidade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Admin Amanajé (equipe técnica)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Configurar clientes, usuários e infraestrutura do serviço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Decisão local exige dados de campo, não apenas previsão geral</w:t>
            </w:r>
          </w:p>
        </w:tc>
      </w:tr>
    </w:tbl>
    <w:p>
      <w:pPr>
        <w:spacing w:after="80" w:before="80"/>
      </w:pPr>
    </w:p>
    <w:p>
      <w:pPr>
        <w:pStyle w:val="Heading3"/>
        <w:spacing w:after="140" w:before="280"/>
      </w:pPr>
      <w:r>
        <w:rPr>
          <w:b/>
          <w:bCs/>
          <w:color w:val="1F5C8B"/>
        </w:rPr>
        <w:t xml:space="preserve">Principais Drivers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Baixa cobertura local de sensores em regiões remotas e rurais do Brasil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Alertas climáticos tardios causam perdas agrícolas, danos a propriedades e risco de vidas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Necessidade de preservar privacidade de dados de propriedades privadas (fazendas, empresas)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Decisão operacional local exige dados de campo combinados com contexto regional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Dificuldade de justificar investimento público sem evidências históricas e indicadores locais</w:t>
      </w: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2.2 Objetivos e Metas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mensurável no MVP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Monitorar regiões vulneráveis com dados locais e externos combinados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Fluxo completo funcionando: região → estação → leitura → risco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Gerar alertas automáticos quando risco for ALTO ou CRÍTICO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Alerta criado automaticamente ao atingir score ALTO/CRÍTICO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Garantir privacidade de dados privados com agregação regional pública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Visão pública exibe apenas indicadores agregados sem coordenadas exatas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Apoiar decisão operacional de clientes institucionais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Dashboard privado funcional exibindo risco atual, alertas e histórico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Demonstrar arquitetura TOGAF completa e documentada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Diagramas ArchiMate em todas as 4 camadas obrigatórias entregues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2.3 Requisitos e Constraints</w:t>
      </w:r>
    </w:p>
    <w:p>
      <w:pPr>
        <w:pStyle w:val="Heading3"/>
        <w:spacing w:after="140" w:before="280"/>
      </w:pPr>
      <w:r>
        <w:rPr>
          <w:b/>
          <w:bCs/>
          <w:color w:val="1F5C8B"/>
        </w:rPr>
        <w:t xml:space="preserve">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rPr>
          <w:tblHeader/>
        </w:trPr>
        <w:tc>
          <w:tcPr>
            <w:tcW w:type="dxa" w:w="7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cliente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Permitir cadastrar governo, ONG, fazenda, cooperativa, pesquisa ou outro tipo de cliente.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usuário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Criar usuários vinculados a um cliente com perfil de acesso.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RF-03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região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Registrar nome, cidade, estado, lat/lng, tipo de área, vulnerabilidade e visibilidade.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RF-04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estação IoT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Associar estação a uma região e controlar status (ativa, inativa, manutenção).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Receber telemetria IoT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ESP32/Wokwi envia leituras (distância/água, inclinação, pressão, PM2.5/PM10) via MQTT ou HTTP POST.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RF-06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Sincronizar clima externo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Serviço C# busca dados públicos por coordenada e grava em TB_AMANAJE_OBS_CLIM.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RF-07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Calcular risco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Combinar última leitura local e última observação externa para gerar score e nível BAIXO/MODERADO/ALTO/CRÍTICO.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RF-08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Gerar alerta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Criar alerta com recomendação operacional quando risco atingir ALTO ou CRÍTICO.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RF-09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Dashboard privado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Exibir dados detalhados para cliente autorizado: Governo/Defesa Civil ou ONG.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RF-10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Indicadores regionais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Exibir dados agregados por cidade/zona sem coordenadas exatas ou identificação privada.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RF-11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Registrar histórico/logs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Registrar eventos técnicos, erros de carga, processamentos e logs de status de estação.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RF-12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Consultar histórico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Consultar leituras, alertas e avaliações por região e período.</w:t>
            </w:r>
          </w:p>
        </w:tc>
      </w:tr>
    </w:tbl>
    <w:p>
      <w:pPr>
        <w:spacing w:after="80" w:before="80"/>
      </w:pPr>
    </w:p>
    <w:p>
      <w:pPr>
        <w:pStyle w:val="Heading3"/>
        <w:spacing w:after="140" w:before="280"/>
      </w:pPr>
      <w:r>
        <w:rPr>
          <w:b/>
          <w:bCs/>
          <w:color w:val="1F5C8B"/>
        </w:rPr>
        <w:t xml:space="preserve">Constraints (Restrições)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7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Implicação no projeto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MVP acadêmico — entregas até 09/06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Escopo reduzido: 1 fluxo completo funcional é suficiente; sem múltiplos ambientes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Sem SLA de emergência real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Sistema é demonstrativo; não substitui Defesa Civil, CEMADEN ou sistemas oficiais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Sem integração oficial com Defesa Civil/SMS no MVP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Integração com Cell Broadcast, sirenes e SMS são roadmap pós-MVP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Dados privados nunca expostos com precisão em visão pública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Regra de privacidade por design: visão pública usa apenas indicadores agregados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Sensor simulado no Wokwi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Reduz risco de entrega; hardware físico apenas se houver tempo disponível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Banco Oracle 12c — limite de 30 chars em identificadores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Nomenclatura física abreviada (TB_AMANAJE_*, ID_* por extenso)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PL/SQL sem functions, triggers, packages ou NoSQL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Usar apenas blocos anônimos, cursores, condicionais, repetição, exceções e relatórios SQL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3. Business Architecture — Arquitetura de Negócio (Peso 2)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Business Architecture descreve como o Amanajé opera em termos de processos, atores, papéis e localidade, mapeando o fluxo de valor do cadastro de região até a publicação de indicadores regionais.</w:t>
      </w: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3.1 Processo Principal — Ponta a Ponta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6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cliente do serviço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Governo, ONG, fazenda ou cooperativa registrado no sistema com tipo e contato.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região monitorada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Região com coordenadas, vulnerabilidade, tipo de área e regra de visibilidade.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estação IoT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Estação associada à região; técnico IoT valida instalação/simulação.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Sincronizar dados climáticos externos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C# busca Open-Meteo/INMET e grava TB_AMANAJE_OBS_CLIM por lat/lng.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Receber telemetria local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ESP32/Wokwi envia leitura via MQTT/HTTP; Java grava em TB_AMANAJE_LEIT_IOT.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Calcular avaliação de risco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combina leitura local + obs. externa → score + nível de risco em TB_AMANAJE_AVAL_RISCO.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Gerar alerta operacional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 risco ALTO/CRÍTICO → alerta com recomendação criado em TB_AMANAJE_ALERTA.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Exibir dashboard privado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Cliente autorizado (Governo ou ONG) visualiza dados detalhados da sua região.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Publicar indicadores regionais agregados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Visão pública com dados agregados sem privacidade exposta via TB_AMANAJE_IND_REG.</w:t>
            </w:r>
          </w:p>
        </w:tc>
      </w:tr>
    </w:tbl>
    <w:p>
      <w:pPr>
        <w:spacing w:after="80" w:before="80"/>
      </w:pPr>
    </w:p>
    <w:p>
      <w:pPr>
        <w:pStyle w:val="Heading3"/>
        <w:spacing w:after="140" w:before="280"/>
      </w:pPr>
      <w:r>
        <w:rPr>
          <w:b/>
          <w:bCs/>
          <w:color w:val="1F5C8B"/>
        </w:rPr>
        <w:t xml:space="preserve">Tarefas por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62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Tarefas envolvidas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cliente/região/estação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Preencher formulário, vincular cliente → região → estação, validar campos obrigatórios, salvar no banco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Sincronizar clima externo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C# recebe lat/lng da região, chama Open-Meteo/INMET, normaliza resposta, grava TB_AMANAJE_OBS_CLIM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Receber e persistir telemetria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ESP32 envia JSON via MQTT ou HTTP POST; Java valida payload, persiste em TB_AMANAJE_LEIT_IOT, dispara avaliação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Calcular e persistir risco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busca última leitura e última obs. externa; aplica regras de score por categoria; persiste TB_AMANAJE_AVAL_RISCO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Gerar alerta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verifica se já existe alerta aberto; se não, cria TB_AMANAJE_ALERTA com nível, título, motivo e recomendação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Exibir dashboard e indicadores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 consome endpoints Java e exibe cards, gráficos, regiões, alertas e indicadores regionais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Registrar processamentos e erros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TB_AMANAJE_PROCESS registra execuções; TB_AMANAJE_LOG_ERRO registra falhas técnicas de carga/integração/PL/SQL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3.2 Atores, Papéis e Localidade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(Role)</w:t>
            </w:r>
          </w:p>
        </w:tc>
        <w:tc>
          <w:tcPr>
            <w:tcW w:type="dxa" w:w="4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Responsabilidades no Amanajé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Cliente Governo / Defesa Civil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Gestor Institucional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 regiões de risco, acompanha alertas, toma decisões de alocação de recursos e resolve alertas críticos.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Cliente ONG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Gestor Institucional / Operador de Campo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Gerencia regiões de projeto, acompanha comunidades, recebe alertas das áreas atendidas e gera evidências.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Cliente Fazenda / Empresa Privada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Gestor Privado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Monitora propriedade com dados privados; coordenadas e detalhes não aparecem na visão pública.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Técnico IoT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Técnico IoT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 e monitora estações; valida status técnico; acompanha última comunicação e logs de hardware.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Admin Amanajé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Admin APP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Gerencia toda a plataforma: clientes, usuários, configurações e infraestrutura do serviço.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Usuário Público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Visualizador Público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Visualiza apenas indicadores regionais agregados; sem acesso a dados privados de clientes.</w:t>
            </w:r>
          </w:p>
        </w:tc>
      </w:tr>
    </w:tbl>
    <w:p>
      <w:pPr>
        <w:spacing w:after="80" w:before="80"/>
      </w:pPr>
    </w:p>
    <w:p>
      <w:pPr>
        <w:pStyle w:val="Heading3"/>
        <w:spacing w:after="140" w:before="280"/>
      </w:pPr>
      <w:r>
        <w:rPr>
          <w:b/>
          <w:bCs/>
          <w:color w:val="1F5C8B"/>
        </w:rPr>
        <w:t xml:space="preserve">Localidade de Operação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Brasil — regiões rurais, remotas e vulneráveis com baixa cobertura de monitoramento climático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Clientes distribuídos geograficamente; acesso ao sistema via app mobile e API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Estações IoT instaladas ou simuladas nas regiões cadastradas pelos clientes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Backend e banco de dados hospedados em nuvem (Azure, Railway ou Render) via containers Docker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color w:val="212121"/>
          <w:sz w:val="22"/>
          <w:szCs w:val="22"/>
        </w:rPr>
        <w:t xml:space="preserve">ESP32/Wokwi representa a infraestrutura de campo em pontos críticos monitorados</w:t>
      </w:r>
    </w:p>
    <w:p>
      <w:pPr>
        <w:spacing w:after="80" w:before="80"/>
      </w:pP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3.3 Diferenças de Visualização por Tipo de Cliente no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2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Governo / Defesa Civil</w:t>
            </w:r>
          </w:p>
        </w:tc>
        <w:tc>
          <w:tcPr>
            <w:tcW w:type="dxa" w:w="32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Priorizar resposta operacional a riscos ambientais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Acompanhar comunidades, projetos e evidências ambientais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Ênfase do dashboard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Alertas críticos, regiões em risco alto, estações e recomendações de ação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Regiões acompanhadas, histórico de risco, indicadores e apoio a relatórios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Ação principal sobre alertas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Resolver alerta após tratamento ou simulação da ocorrência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Consultar alerta e usar a informação como evidência de acompanhamento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Linguagem da interface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Risco operacional, prioridade, resposta, ocorrência, ação imediata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Projeto, comunidade, acompanhamento, evidência, relatório, apoio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Exemplo de demonstração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Prefeitura de Porto Alegre monitorando risco de enchente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Instituto Amazônia Resiliente acompanhando comunidade ribeirinha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4. Application Architecture — Arquitetura de Sistema (Peso 2)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Application Architecture descreve as camadas de software do Amanajé, os componentes de cada camada, suas interfaces e como os dados fluem entre eles.</w:t>
      </w: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4.1 Camadas de Serviços 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5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📱 Apresentação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React Native / Frontend Web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7 telas: Login, Dashboard (Governo/ONG), Regiões, Detalhe da Região, Alertas, Indicadores Regionais, Cadastro de Estação. Consome API Java. Polling para dashboard.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☕ Aplicação — Core (Java)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/ Spring Boot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CRUD de clientes, usuários, regiões, estações. Recepção de telemetria IoT (MQTT subscriber + fallback HTTP). Cálculo de risco por categoria. Geração de alertas. Dashboard endpoints. JWT + Spring Security.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🔷 Integração Climática (C#)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.NET / C#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Integração com fonte pública de dados climáticos por lat/lng. Normalização de dados externos. Gravação em TB_AMANAJE_OBS_CLIM. Endpoints: POST /api/clima/sincronizar/{id}, GET /api/clima/regiao/{id}/ultima.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📡 IoT (ESP32/Wokwi)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ESP32, Wokwi, MQTT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Sensores: ultrassônico (nível de água), barométrico (pressão/tempestade), acelerômetro/giroscópio (deslizamento/vibração), PM2.5/PM10 (qualidade do ar). Saídas: LED status, buzzer crítico, LCD/OLED. MQTT ou HTTP POST.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🗄️ Dados (Oracle)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Oracle PL/SQL (12c)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13 tabelas relacionais. Blocos anônimos, cursores, condicionais, repetição, exceções e relatórios SQL (sem functions/triggers/packages/NoSQL). Soft delete em entidades operacionais. Logs de processamento e erro.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☁️ Infraestrutura (DevOps)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Docker, Docker Compose, VM/Cloud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Container App Java (porta 8080, usuário não-root) + container DB (Oracle, volume nomeado, rede interna). Deploy em nuvem. Variáveis de ambiente fora do código.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4.2 Fluxo Macro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800"/>
        <w:gridCol w:w="2160"/>
        <w:gridCol w:w="4920"/>
      </w:tblGrid>
      <w:tr>
        <w:trPr>
          <w:tblHeader/>
        </w:trPr>
        <w:tc>
          <w:tcPr>
            <w:tcW w:type="dxa" w:w="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49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HTTPS REST — cadastro de cliente/região/estação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Oracle DB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JDBC — persiste entidades operacionais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C# Service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Open-Meteo/INMET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HTTPS — busca dados climáticos por lat/lng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C# Service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/ Oracle DB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HTTPS — grava TB_AMANAJE_OBS_CLIM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ESP32/Wokwi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HiveMQ MQTT Broker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MQTT — publica telemetria no tópico app/estacoes/{codigo}/telemetria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MQTT Broker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MQTT Subscribe — Java recebe, valida e persiste TB_AMANAJE_LEIT_IOT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Oracle DB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JDBC — calcula e grava TB_AMANAJE_AVAL_RISCO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Oracle DB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JDBC — gera TB_AMANAJE_ALERTA quando risco ALTO/CRÍTICO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HTTPS REST — endpoints de dashboard, alertas e indicadores regionais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4.3 Componentes de Dados e Relações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rPr>
          <w:tblHeader/>
        </w:trPr>
        <w:tc>
          <w:tcPr>
            <w:tcW w:type="dxa" w:w="28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 (13)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 responsável</w:t>
            </w:r>
          </w:p>
        </w:tc>
        <w:tc>
          <w:tcPr>
            <w:tcW w:type="dxa" w:w="40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Relações principais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TB_AMANAJE_CLI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CRUD de clientes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 cliente → N regiões; 1 cliente → N usuários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TB_AMANAJE_USU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autenticação JWT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usuários → 1 cliente; tipo_perfil define permissões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TB_AMANAJE_REGIAO_MONIT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CRUD de regiões; C# usa lat/lng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regiões → 1 cliente; 1 região → N estações, obs., avaliações, alertas, indicadores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TB_AMANAJE_EST_IOT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CRUD de estações; ESP32 publica por CD_EST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estações → 1 região; 1 estação → N leituras e N logs de status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TB_AMANAJE_LEIT_IOT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recebe telemetria IoT via MQTT/HTTP POST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leituras → 1 estação + 1 região (FK composta); usada pelo cálculo de risco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TB_AMANAJE_OBS_CLIM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C# Service — sincroniza e persiste dados externos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observações → 1 região; usada pelo cálculo de risco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TB_AMANAJE_AVAL_RISCO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calcula score por categoria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avaliações → 1 região; referencia id_leitura e/ou id_observacao da mesma região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TB_AMANAJE_ALERTA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gera alertas quando risco ALTO/CRÍTICO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alertas → 1 região + 1 avaliação coerente com a mesma região; soft delete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TB_AMANAJE_IND_REG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agrega indicadores regionais públicos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Agrega por cidade/estado/zona; id_regiao nullable; sem coordenadas exatas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TB_AMANAJE_HIST_EVENTO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— auditoria de ações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Referência genérica (NM_ENTIDADE + ID_ENTIDADE); id_usuario nullable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TB_AMANAJE_LOG_STATUS_EST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/ ESP32 — logs técnicos de hardware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logs → 1 estação; uptime, RSSI, firmware, IP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TB_AMANAJE_PROCESS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+ PL/SQL — registro de execuções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processamentos → 1 região e/ou 1 usuário; tp_process, st_process, dt_inicio, dt_fim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TB_AMANAJE_LOG_ERRO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Java API + PL/SQL — registro técnico de erros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 logs de erro → 1 processamento e/ou 1 usuário; cd_erro, ds_erro, nm_origem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4.4 Dimensões de Risco da Estação IoT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 de risco</w:t>
            </w:r>
          </w:p>
        </w:tc>
        <w:tc>
          <w:tcPr>
            <w:tcW w:type="dxa" w:w="47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Interpretação operacional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Sensor ultrassônico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Enchente / nível de água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Mede distância até a água para estimar subida de rio, córrego, canal ou bueiro crítico.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Sensor de material particulado (PM2.5/PM10)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Qualidade do ar / fumaça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Mede concentração de partículas para risco de fumaça, queimadas ou poluição.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Sensor barométrico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Tempestade / instabilidade atmosférica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Mede pressão atmosférica local e variações rápidas associadas à instabilidade.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Acelerômetro / giroscópio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Deslizamento / vibração / inclinação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Detecta inclinação, vibração ou movimento físico em encostas, taludes ou estruturas.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Faixa de score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Comportamento do Amanajé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BAIXO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0 a 24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Exibe condição normal e registra histórico.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MODERADO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25 a 49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Exibe atenção e recomenda acompanhamento.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50 a 74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 alerta operacional para gestores.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CRÍTICO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75 a 100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 alerta crítico com recomendação de ação imediata.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5. Technology Architecture — Arquitetura de Tecnologia (Peso 2)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Technology Architecture descreve a infraestrutura física e virtual necessária para operar o Amanajé, incluindo servidores, containers, rede e dispositivos.</w:t>
      </w: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5.1 Servidores e Equipamentos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Equipamento / Nó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 e responsabilidade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VM Cloud (Azure / Railway / Render)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Servidor de aplicação em nuvem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SO: Linux Ubuntu. Docker + Docker Compose. Hospeda containers App Java e DB. Exposta via HTTPS.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Container App Java (Docker)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Container de aplicação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Imagem via Dockerfile. Java 17 + Spring Boot. Usuário não-root. Porta 8080. Vars: DB_URL, DB_USER, DB_PASS, MQTT_HOST.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Container Banco de Dados (Docker)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Container de banco Oracle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Imagem oracle-xe. Volume nomeado: amanaje-db-data. Porta 1521. Rede interna: amanaje-net.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Container Serviço C# (.NET)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Container de integração climática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Imagem .NET 8. Serviço de sincronização climática. Variáveis de conexão externalizadas.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MQTT Broker (HiveMQ Cloud)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Serviço cloud gerenciado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Broker cloud gratuito. ESP32 publica em app/estacoes/{codigo}/telemetria. Java é subscriber.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ESP32 / Wokwi (estação IoT)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Dispositivo IoT simulado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Simulado no Wokwi. Sensores: ultrassônico, barométrico, acelerômetro, PM2.5/PM10. Saídas: LED, buzzer. LCD/OLED. Wi-Fi simulado com MQTT/HTTP.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Smartphone do gestor/operador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Dispositivo mobile de acesso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Acessa app React Native. Consome API Java via HTTPS. Android/iOS (cross-platform).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5.2 Topologia de Rede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Diagrama de Rede — Fluxo de Comunicação do Amanajé</w:t>
            </w:r>
          </w:p>
        </w:tc>
      </w:tr>
      <w:tr>
        <w:tc>
          <w:tcPr>
            <w:tcW w:type="dxa" w:w="9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 ESP32 / Wokwi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│  Wi-Fi → MQTT Broker cloud (HiveMQ) / HTTP POST fallback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 MQTT Broker Cloud ] ←→ [ Java API Spring Boot (container, porta 8080)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Rede interna Docker (amanaje-net)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[ Container Oracle DB (porta 1521)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│  Volume nomeado: amanaje-db-data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 Serviço C# .NET ] → HTTPS → Java API → DB (grava TB_AMANAJE_OBS_CLIM)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 Open-Meteo / INMET ] → C# coleta dados públicos por lat/lng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[ Smartphone / Browser ] → HTTPS → Java API (porta 8080, nuvem)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Dashboard privado (Governo ou ONG) / Indicadores regionais agregados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Padrão de Conectividade</w:t>
            </w:r>
          </w:p>
        </w:tc>
        <w:tc>
          <w:tcPr>
            <w:tcW w:type="dxa" w:w="62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HTTPS / REST (externo)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Comunicação entre mobile, serviço C# e a API Java na nuvem. Porta 8080 exposta publicamente via reverse proxy ou diretamente.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MQTT (IoT → Broker → Java)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ESP32 publica telemetria em app/estacoes/{codigo}/telemetria. API Java é subscriber via Spring Integration ou Paho.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Rede interna Docker (amanaje-net)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Comunicação privada entre container App Java e container DB. Banco não exposto diretamente à internet.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Volume nomeado Docker (amanaje-db-data)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Persistência dos dados do banco entre reinicializações dos containers. Requisito obrigatório de DevOps.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5.3 Modelo ArchiMate — Como Foi Construído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O modelo ArchiMate do Amanajé foi elaborado na ferramenta ArchiMate Tool (app.archimatetool.com), versão 5.0, e organizado em quatro camadas obrigatórias do framework TOGAF: Motivation (Motivação), Business (Negócio), Application (Aplicação) e Technology &amp; Physical (Tecnologia). A seguir, cada camada é descrita com seus elementos e as decisões de modelagem adotadas.</w:t>
      </w:r>
    </w:p>
    <w:p>
      <w:pPr>
        <w:pStyle w:val="Heading2"/>
        <w:spacing w:after="100" w:before="200"/>
      </w:pPr>
      <w:r>
        <w:rPr>
          <w:b/>
          <w:color w:val="2E75B6"/>
        </w:rPr>
        <w:t xml:space="preserve">5.3.1 Camada de Motivação (Motivation)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camada de motivação responde ao “por quê” do projeto e corresponde ao Architecture Vision do TOGAF. Os elementos modelados são: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Stakeholder:</w:t>
      </w:r>
      <w:r>
        <w:rPr>
          <w:color w:val="212121"/>
          <w:sz w:val="22"/>
          <w:szCs w:val="22"/>
        </w:rPr>
        <w:t xml:space="preserve"> “Governo/Defesa Civil e ONGs” — representa os principais beneficiários institucionais do serviço. No modelo, este elemento está associado ao Driver de alertas tardios e perdas, indicando que a preocupação desses atores motiva diretamente o projeto.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Driver:</w:t>
      </w:r>
      <w:r>
        <w:rPr>
          <w:color w:val="212121"/>
          <w:sz w:val="22"/>
          <w:szCs w:val="22"/>
        </w:rPr>
        <w:t xml:space="preserve"> “Alertas tardios e perdas” — fator externo que justifica a existência do Amanajé. Influencia diretamente o Assessment de baixa conectividade em regiões rurais e o Goal de monitorar regiões vulneráveis.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Assessment:</w:t>
      </w:r>
      <w:r>
        <w:rPr>
          <w:color w:val="212121"/>
          <w:sz w:val="22"/>
          <w:szCs w:val="22"/>
        </w:rPr>
        <w:t xml:space="preserve"> Dois elementos: “Baixa conectividade em regiões rurais” e “Risco climático crescente no Brasil” — representam a avaliação do cenário que fundamenta a necessidade da solução.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Goal:</w:t>
      </w:r>
      <w:r>
        <w:rPr>
          <w:color w:val="212121"/>
          <w:sz w:val="22"/>
          <w:szCs w:val="22"/>
        </w:rPr>
        <w:t xml:space="preserve"> “Monitorar regiões vulneráveis” — objetivo estratégico central. Influencia o Requirement de cálculo de score e o Outcome de redução de perdas.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Requirement:</w:t>
      </w:r>
      <w:r>
        <w:rPr>
          <w:color w:val="212121"/>
          <w:sz w:val="22"/>
          <w:szCs w:val="22"/>
        </w:rPr>
        <w:t xml:space="preserve"> “Calcular score de risco / Gerar alerta com recomendação” — requisito funcional derivado do Goal, que conecta a camada de motivação à camada de aplicação.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Constraint:</w:t>
      </w:r>
      <w:r>
        <w:rPr>
          <w:color w:val="212121"/>
          <w:sz w:val="22"/>
          <w:szCs w:val="22"/>
        </w:rPr>
        <w:t xml:space="preserve"> “Uso de Oracle, Java, Docker e ESP32” — restrições acadêmicas que delimitam as escolhas tecnológicas do projeto. Está associado ao Requirement e ao Meaning, evidenciando que as restrições não impedem o objetivo.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Outcome e Meaning:</w:t>
      </w:r>
      <w:r>
        <w:rPr>
          <w:color w:val="212121"/>
          <w:sz w:val="22"/>
          <w:szCs w:val="22"/>
        </w:rPr>
        <w:t xml:space="preserve"> “Reduzir perdas agrícolas / Respostas rápidas a emergências” como Outcome e “Inteligência regional pública” e “Complementa sistemas oficiais” como Meanings — representam os resultados esperados e o significado estratégico do sistema.</w:t>
      </w:r>
    </w:p>
    <w:p>
      <w:pPr>
        <w:pStyle w:val="Heading2"/>
        <w:spacing w:after="100" w:before="200"/>
      </w:pPr>
      <w:r>
        <w:rPr>
          <w:b/>
          <w:color w:val="2E75B6"/>
        </w:rPr>
        <w:t xml:space="preserve">5.3.2 Camada de Negócio (Business)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camada de negócio modela os processos, funções, atores e papéis que descrevem como o Amanajé opera do ponto de vista organizacional. Os elementos presentes no arquivo .archimate são: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BusinessProcess </w:t>
      </w:r>
      <w:del w:id="109" w:author="Claude" w:date="2026-06-02T00:00:00Z">
        <w:r>
          <w:rPr>
            <w:b/>
            <w:color w:val="212121"/>
            <w:sz w:val="22"/>
            <w:szCs w:val="22"/>
          </w:rPr>
          <w:delText>“PROC: Fluxo principal de monitoramento climático”</w:delText>
        </w:r>
      </w:del>
      <w:ins w:id="110" w:author="Claude" w:date="2026-06-02T00:00:00Z">
        <w:r>
          <w:rPr>
            <w:b/>
            <w:color w:val="212121"/>
            <w:sz w:val="22"/>
            <w:szCs w:val="22"/>
          </w:rPr>
          <w:t>“Cadastro de novo usuário” (a ser renomeado para “PROC: Fluxo principal de monitoramento climático” — ver tabela 5.3.6 item 1)</w:t>
        </w:r>
      </w:ins>
      <w:r>
        <w:rPr>
          <w:b/>
          <w:color w:val="212121"/>
          <w:sz w:val="22"/>
          <w:szCs w:val="22"/>
        </w:rPr>
        <w:t xml:space="preserve">:</w:t>
      </w:r>
      <w:r>
        <w:rPr>
          <w:color w:val="212121"/>
          <w:sz w:val="22"/>
          <w:szCs w:val="22"/>
        </w:rPr>
        <w:t xml:space="preserve"> processo-raiz que agrega as funções e sub-processos do fluxo principal de monitoramento. Contém por composição os processos PROC: Receber telemetria ESP32, PROC: Calcular avaliação de risco, PROC: Analisar dados e identificar discrepâncias, PROC: Gerar relatório e notificar time de desenvolvimento, além das funções FUNC: Autenticar e controlar acesso e FUNC: Gerar/atualizar relatório gráfico.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BusinessEvent “Leitura IoT recebida pela API”:</w:t>
      </w:r>
      <w:r>
        <w:rPr>
          <w:color w:val="212121"/>
          <w:sz w:val="22"/>
          <w:szCs w:val="22"/>
        </w:rPr>
        <w:t xml:space="preserve"> evento de negócio que dispara (TriggeringRelationship) o processo principal. Representa o momento em que o ESP32/Wokwi envia telemetria e a API Java recebe os dados, iniciando o fluxo de avaliação de risco.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BusinessRole e BusinessActor:</w:t>
      </w:r>
      <w:r>
        <w:rPr>
          <w:color w:val="212121"/>
          <w:sz w:val="22"/>
          <w:szCs w:val="22"/>
        </w:rPr>
        <w:t xml:space="preserve"> “ACTOR: Usuário” está associado ao role “Gestor institucional / Operador de campo” via AssignmentRelationship e FlowRelationship, modelando que o ator humano exerce o papel e interage com os processos. O role </w:t>
      </w:r>
      <w:del w:id="101" w:author="Claude" w:date="2026-06-02T00:00:00Z">
        <w:r>
          <w:rPr>
            <w:color w:val="212121"/>
            <w:sz w:val="22"/>
            <w:szCs w:val="22"/>
          </w:rPr>
          <w:delText>“Analista de Qualidade”</w:delText>
        </w:r>
      </w:del>
      <w:ins w:id="102" w:author="Claude" w:date="2026-06-02T00:00:00Z">
        <w:r>
          <w:rPr>
            <w:color w:val="212121"/>
            <w:sz w:val="22"/>
            <w:szCs w:val="22"/>
          </w:rPr>
          <w:t>“Gestor Institucional (Governo/ONG)”</w:t>
        </w:r>
      </w:ins>
      <w:r>
        <w:rPr>
          <w:color w:val="212121"/>
          <w:sz w:val="22"/>
          <w:szCs w:val="22"/>
        </w:rPr>
        <w:t xml:space="preserve"> está atribuído ao processo principal via AssignmentRelationship.</w:t>
      </w:r>
    </w:p>
    <w:p>
      <w:pPr>
        <w:pStyle w:val="Heading2"/>
        <w:spacing w:after="100" w:before="200"/>
      </w:pPr>
      <w:r>
        <w:rPr>
          <w:b/>
          <w:color w:val="2E75B6"/>
        </w:rPr>
        <w:t xml:space="preserve">5.3.3 Camada de Aplicação (Application)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camada de aplicação modela os componentes de software, serviços e interfaces que suportam os processos de negócio. Os elementos modelados são: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ApplicationComponent “COMP: Frontend/Mobile (React Native)”:</w:t>
      </w:r>
      <w:r>
        <w:rPr>
          <w:color w:val="212121"/>
          <w:sz w:val="22"/>
          <w:szCs w:val="22"/>
        </w:rPr>
        <w:t xml:space="preserve"> componente de apresentação. Realiza (RealizationRelationship) o ApplicationService “Interface com o usuário”. A API Java serve (ServingRelationship) o frontend, modelando a dependência REST entre os componentes.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ApplicationComponent “COMP: API Java Spring Boot”:</w:t>
      </w:r>
      <w:r>
        <w:rPr>
          <w:color w:val="212121"/>
          <w:sz w:val="22"/>
          <w:szCs w:val="22"/>
        </w:rPr>
        <w:t xml:space="preserve"> núcleo da aplicação. Realiza os serviços de Armazenamento em Banco de Dados, Gestão e consulta de alertas, e dispara (TriggeringRelationship) o serviço de Dashboard Privado.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ApplicationComponent “COMP: Serviços C# e .NET (integração climática)”:</w:t>
      </w:r>
      <w:r>
        <w:rPr>
          <w:color w:val="212121"/>
          <w:sz w:val="22"/>
          <w:szCs w:val="22"/>
        </w:rPr>
        <w:t xml:space="preserve"> realiza o serviço de Indicadores Regionais e o BusinessEvent de leitura IoT. Modela o serviço de integração com fontes externas de clima (Open-Meteo/INMET).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ApplicationInterfaces:</w:t>
      </w:r>
      <w:r>
        <w:rPr>
          <w:color w:val="212121"/>
          <w:sz w:val="22"/>
          <w:szCs w:val="22"/>
        </w:rPr>
        <w:t xml:space="preserve"> três interfaces foram modeladas — “Interface Web para upload e revisão dos dados”, “Autenticação e autorização JWT” e “Interface Web para visualização dos dados e confecção do relatório” — todas servidas (ServingRelationship) pelo ApplicationService “Interface com o usuário”.</w:t>
      </w:r>
    </w:p>
    <w:p>
      <w:pPr>
        <w:pStyle w:val="Heading2"/>
        <w:spacing w:after="100" w:before="200"/>
      </w:pPr>
      <w:r>
        <w:rPr>
          <w:b/>
          <w:color w:val="2E75B6"/>
        </w:rPr>
        <w:t xml:space="preserve">5.3.4 Camada de Tecnologia (Technology &amp; Physical)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camada de tecnologia modela a infraestrutura física e virtual que hospeda e executa os componentes de aplicação. Os elementos modelados são: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NODE: Servidor de Aplicação:</w:t>
      </w:r>
      <w:r>
        <w:rPr>
          <w:color w:val="212121"/>
          <w:sz w:val="22"/>
          <w:szCs w:val="22"/>
        </w:rPr>
        <w:t xml:space="preserve"> representa a VM em nuvem (Azure/Railway/Render). Compõe (CompositionRelationship) os SystemSoftwares SO: Linux, SW: Apache e SW: Java</w:t>
      </w:r>
      <w:ins w:id="111" w:author="Claude" w:date="2026-06-02T00:00:00Z">
        <w:r>
          <w:rPr>
            <w:color w:val="212121"/>
            <w:sz w:val="22"/>
            <w:szCs w:val="22"/>
          </w:rPr>
          <w:t xml:space="preserve"> e SW: Python (⚠ ver correção #7 na tabela 5.3.6)</w:t>
        </w:r>
      </w:ins>
      <w:r>
        <w:rPr>
          <w:color w:val="212121"/>
          <w:sz w:val="22"/>
          <w:szCs w:val="22"/>
        </w:rPr>
        <w:t xml:space="preserve">, que modelam o sistema operacional e o runtime da aplicação. O Node realiza (RealizationRelationship) o COMP: API Java Spring Boot.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NODE: Servidor de DB:</w:t>
      </w:r>
      <w:r>
        <w:rPr>
          <w:color w:val="212121"/>
          <w:sz w:val="22"/>
          <w:szCs w:val="22"/>
        </w:rPr>
        <w:t xml:space="preserve"> representa o container Oracle. Compõe SO: Linux e </w:t>
      </w:r>
      <w:del w:id="103" w:author="Claude" w:date="2026-06-02T00:00:00Z">
        <w:r>
          <w:rPr>
            <w:color w:val="212121"/>
            <w:sz w:val="22"/>
            <w:szCs w:val="22"/>
          </w:rPr>
          <w:delText>SW: MySQL</w:delText>
        </w:r>
      </w:del>
      <w:ins w:id="104" w:author="Claude" w:date="2026-06-02T00:00:00Z">
        <w:r>
          <w:rPr>
            <w:color w:val="212121"/>
            <w:sz w:val="22"/>
            <w:szCs w:val="22"/>
          </w:rPr>
          <w:t>SW: Oracle XE (12c)</w:t>
        </w:r>
      </w:ins>
      <w:r>
        <w:rPr>
          <w:color w:val="212121"/>
          <w:sz w:val="22"/>
          <w:szCs w:val="22"/>
        </w:rPr>
        <w:t xml:space="preserve">. Realiza o serviço de Armazenamento em Banco de Dados e está conectado à rede interna via CommunicationNetwork </w:t>
      </w:r>
      <w:del w:id="105" w:author="Claude" w:date="2026-06-02T00:00:00Z">
        <w:r>
          <w:rPr>
            <w:color w:val="212121"/>
            <w:sz w:val="22"/>
            <w:szCs w:val="22"/>
          </w:rPr>
          <w:delText>NW: LAN</w:delText>
        </w:r>
      </w:del>
      <w:ins w:id="106" w:author="Claude" w:date="2026-06-02T00:00:00Z">
        <w:r>
          <w:rPr>
            <w:color w:val="212121"/>
            <w:sz w:val="22"/>
            <w:szCs w:val="22"/>
          </w:rPr>
          <w:t>NW: Docker Internal Network (amanaje-net)</w:t>
        </w:r>
      </w:ins>
      <w:r>
        <w:rPr>
          <w:color w:val="212121"/>
          <w:sz w:val="22"/>
          <w:szCs w:val="22"/>
        </w:rPr>
        <w:t xml:space="preserve"> (que modela a rede Docker interna amanaje-net).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DEV: SmartPhone do Usuário:</w:t>
      </w:r>
      <w:r>
        <w:rPr>
          <w:color w:val="212121"/>
          <w:sz w:val="22"/>
          <w:szCs w:val="22"/>
        </w:rPr>
        <w:t xml:space="preserve"> dispositivo de acesso do gestor institucional. Compõe SW: Browser Chrome e SO: Windows (usados para modelar também acesso via desktop). Associado à rede de comunicação e ao serviço de interface com o usuário.</w:t>
      </w:r>
    </w:p>
    <w:p>
      <w:pPr>
        <w:pStyle w:val="Heading2"/>
        <w:spacing w:after="100" w:before="200"/>
      </w:pPr>
      <w:r>
        <w:rPr>
          <w:b/>
          <w:color w:val="2E75B6"/>
        </w:rPr>
        <w:t xml:space="preserve">5.3.5 Relações e Conexões entre Camadas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O modelo utiliza os seguintes tipos de relacionamento ArchiMate para conectar os elementos entre e dentro das camadas: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RealizationRelationship:</w:t>
      </w:r>
      <w:r>
        <w:rPr>
          <w:color w:val="212121"/>
          <w:sz w:val="22"/>
          <w:szCs w:val="22"/>
        </w:rPr>
        <w:t xml:space="preserve"> conecta componentes de aplicação aos serviços que implementam (ex: API Java realiza SERV: Armazenamento em BD; Servidor de Aplicação realiza COMP: API Java Spring Boot). Também conecta camadas de tecnologia à aplicação.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ServingRelationship:</w:t>
      </w:r>
      <w:r>
        <w:rPr>
          <w:color w:val="212121"/>
          <w:sz w:val="22"/>
          <w:szCs w:val="22"/>
        </w:rPr>
        <w:t xml:space="preserve"> modela dependências de serviço — a API Java serve o Frontend; o serviço de Indicadores Regionais serve o processo de recepción de telemetria; as interfaces são servidas pelo serviço de Interface com o Usuário.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TriggeringRelationship:</w:t>
      </w:r>
      <w:r>
        <w:rPr>
          <w:color w:val="212121"/>
          <w:sz w:val="22"/>
          <w:szCs w:val="22"/>
        </w:rPr>
        <w:t xml:space="preserve"> o BusinessEvent “Leitura IoT recebida pela API” dispara o processo principal; a API Java dispara o serviço de Dashboard Privado ao completar o processamento.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FlowRelationship:</w:t>
      </w:r>
      <w:r>
        <w:rPr>
          <w:color w:val="212121"/>
          <w:sz w:val="22"/>
          <w:szCs w:val="22"/>
        </w:rPr>
        <w:t xml:space="preserve"> modela o fluxo sequencial entre processos de negócio (ex: PROC: Receber telemetria → PROC: Calcular avaliação de risco → FUNC: Autenticar).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InfluenceRelationship:</w:t>
      </w:r>
      <w:r>
        <w:rPr>
          <w:color w:val="212121"/>
          <w:sz w:val="22"/>
          <w:szCs w:val="22"/>
        </w:rPr>
        <w:t xml:space="preserve"> utilizado na camada de motivação para representar como Drivers e Assessments influenciam Goals e Meanings, sem necessariamente os realizar diretamente.</w:t>
      </w:r>
    </w:p>
    <w:p>
      <w:pPr>
        <w:spacing w:after="40" w:before="40"/>
        <w:ind w:left="480" w:hanging="240"/>
      </w:pPr>
      <w:r>
        <w:rPr>
          <w:b/>
          <w:color w:val="212121"/>
          <w:sz w:val="22"/>
          <w:szCs w:val="22"/>
        </w:rPr>
        <w:t xml:space="preserve">CompositionRelationship:</w:t>
      </w:r>
      <w:r>
        <w:rPr>
          <w:color w:val="212121"/>
          <w:sz w:val="22"/>
          <w:szCs w:val="22"/>
        </w:rPr>
        <w:t xml:space="preserve"> utilizado na camada de tecnologia para indicar que Nodes são compostos por SystemSoftwares (ex: Servidor de Aplicação compõe Linux, Apache, Java).</w:t>
      </w:r>
    </w:p>
    <w:p>
      <w:pPr>
        <w:pStyle w:val="Heading2"/>
        <w:spacing w:after="100" w:before="200"/>
      </w:pPr>
      <w:r>
        <w:rPr>
          <w:b/>
          <w:color w:val="2E75B6"/>
        </w:rPr>
        <w:t xml:space="preserve">5.3.6 Resumo das Correções Necessárias no Arquivo .archimate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tabela a seguir consolida todas as correções identificadas por comparação entre o arquivo .archimate e o PRD v2.4 do Amanajé:</w:t>
      </w:r>
    </w:p>
    <w:tbl>
      <w:tblPr>
        <w:tblStyle w:val="TableGrid"/>
        <w:tblW w:w="936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800"/>
        <w:gridCol w:w="1800"/>
        <w:gridCol w:w="2760"/>
        <w:gridCol w:w="4000"/>
      </w:tblGrid>
      <w:tr>
        <w:trPr>
          <w:tblHeader/>
        </w:trPr>
        <w:tc>
          <w:tcPr>
            <w:tcW w:w="800" w:type="dxa"/>
            <w:shd w:val="clear" w:fill="1F5C8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00" w:type="dxa"/>
            <w:shd w:val="clear" w:fill="1F5C8B"/>
          </w:tcPr>
          <w:p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w="2760" w:type="dxa"/>
            <w:shd w:val="clear" w:fill="1F5C8B"/>
          </w:tcPr>
          <w:p>
            <w:r>
              <w:rPr>
                <w:b/>
                <w:color w:val="FFFFFF"/>
                <w:sz w:val="20"/>
              </w:rPr>
              <w:t xml:space="preserve">Elemento atual no .archimate</w:t>
            </w:r>
          </w:p>
        </w:tc>
        <w:tc>
          <w:tcPr>
            <w:tcW w:w="4000" w:type="dxa"/>
            <w:shd w:val="clear" w:fill="1F5C8B"/>
          </w:tcPr>
          <w:p>
            <w:r>
              <w:rPr>
                <w:b/>
                <w:color w:val="FFFFFF"/>
                <w:sz w:val="20"/>
              </w:rPr>
              <w:t xml:space="preserve">Correção recomendada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Business</w:t>
            </w:r>
          </w:p>
        </w:tc>
        <w:tc>
          <w:tcPr>
            <w:tcW w:w="2760" w:type="dxa"/>
          </w:tcPr>
          <w:p>
            <w:r>
              <w:rPr>
                <w:sz w:val="20"/>
              </w:rPr>
              <w:t xml:space="preserve">BusinessProcess “Cadastro de novo usuário”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 xml:space="preserve">Renomear para “PROC: Fluxo principal de monitoramento climático”</w:t>
            </w:r>
          </w:p>
        </w:tc>
      </w:tr>
      <w:tr>
        <w:tc>
          <w:tcPr>
            <w:tcW w:w="800" w:type="dxa"/>
            <w:shd w:val="clear" w:fill="F0F4F8"/>
          </w:tcPr>
          <w:p>
            <w:r>
              <w:rPr>
                <w:sz w:val="20"/>
              </w:rPr>
              <w:t>2</w:t>
            </w:r>
          </w:p>
        </w:tc>
        <w:tc>
          <w:tcPr>
            <w:tcW w:w="1800" w:type="dxa"/>
            <w:shd w:val="clear" w:fill="F0F4F8"/>
          </w:tcPr>
          <w:p>
            <w:r>
              <w:rPr>
                <w:sz w:val="20"/>
              </w:rPr>
              <w:t>Business</w:t>
            </w:r>
          </w:p>
        </w:tc>
        <w:tc>
          <w:tcPr>
            <w:tcW w:w="2760" w:type="dxa"/>
            <w:shd w:val="clear" w:fill="F0F4F8"/>
          </w:tcPr>
          <w:p>
            <w:r>
              <w:rPr>
                <w:sz w:val="20"/>
              </w:rPr>
              <w:t xml:space="preserve">ROLE: Analista de Qualidade</w:t>
            </w:r>
          </w:p>
        </w:tc>
        <w:tc>
          <w:tcPr>
            <w:tcW w:w="4000" w:type="dxa"/>
            <w:shd w:val="clear" w:fill="F0F4F8"/>
          </w:tcPr>
          <w:p>
            <w:r>
              <w:rPr>
                <w:sz w:val="20"/>
              </w:rPr>
              <w:t xml:space="preserve">Corrigir para “ROLE: Gestor Institucional (Governo/ONG)”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w="2760" w:type="dxa"/>
          </w:tcPr>
          <w:p>
            <w:r>
              <w:rPr>
                <w:sz w:val="20"/>
              </w:rPr>
              <w:t xml:space="preserve">OBJ: Chamados do SAC D-30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 xml:space="preserve">Renomear para “OBJ: Leitura IoT (TB_AMANAJE_LEIT_IOT)”</w:t>
            </w:r>
          </w:p>
        </w:tc>
      </w:tr>
      <w:tr>
        <w:tc>
          <w:tcPr>
            <w:tcW w:w="800" w:type="dxa"/>
            <w:shd w:val="clear" w:fill="F0F4F8"/>
          </w:tcPr>
          <w:p>
            <w:r>
              <w:rPr>
                <w:sz w:val="20"/>
              </w:rPr>
              <w:t>4</w:t>
            </w:r>
          </w:p>
        </w:tc>
        <w:tc>
          <w:tcPr>
            <w:tcW w:w="1800" w:type="dxa"/>
            <w:shd w:val="clear" w:fill="F0F4F8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w="2760" w:type="dxa"/>
            <w:shd w:val="clear" w:fill="F0F4F8"/>
          </w:tcPr>
          <w:p>
            <w:r>
              <w:rPr>
                <w:sz w:val="20"/>
              </w:rPr>
              <w:t xml:space="preserve">ApplicationService sem nome (id-f39b1e7f)</w:t>
            </w:r>
          </w:p>
        </w:tc>
        <w:tc>
          <w:tcPr>
            <w:tcW w:w="4000" w:type="dxa"/>
            <w:shd w:val="clear" w:fill="F0F4F8"/>
          </w:tcPr>
          <w:p>
            <w:r>
              <w:rPr>
                <w:sz w:val="20"/>
              </w:rPr>
              <w:t xml:space="preserve">Remover ou nomear — elemento vazio é erro de modelagem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w="2760" w:type="dxa"/>
          </w:tcPr>
          <w:p>
            <w:r>
              <w:rPr>
                <w:sz w:val="20"/>
              </w:rPr>
              <w:t xml:space="preserve">NODE: Servidor de DB do SAC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 xml:space="preserve">Corrigir para “NODE: Container Oracle DB (amanaje-db-data)”</w:t>
            </w:r>
          </w:p>
        </w:tc>
      </w:tr>
      <w:tr>
        <w:tc>
          <w:tcPr>
            <w:tcW w:w="800" w:type="dxa"/>
            <w:shd w:val="clear" w:fill="F0F4F8"/>
          </w:tcPr>
          <w:p>
            <w:r>
              <w:rPr>
                <w:sz w:val="20"/>
              </w:rPr>
              <w:t>6</w:t>
            </w:r>
          </w:p>
        </w:tc>
        <w:tc>
          <w:tcPr>
            <w:tcW w:w="1800" w:type="dxa"/>
            <w:shd w:val="clear" w:fill="F0F4F8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w="2760" w:type="dxa"/>
            <w:shd w:val="clear" w:fill="F0F4F8"/>
          </w:tcPr>
          <w:p>
            <w:r>
              <w:rPr>
                <w:sz w:val="20"/>
              </w:rPr>
              <w:t xml:space="preserve">SW: MySQL</w:t>
            </w:r>
          </w:p>
        </w:tc>
        <w:tc>
          <w:tcPr>
            <w:tcW w:w="4000" w:type="dxa"/>
            <w:shd w:val="clear" w:fill="F0F4F8"/>
          </w:tcPr>
          <w:p>
            <w:r>
              <w:rPr>
                <w:sz w:val="20"/>
              </w:rPr>
              <w:t xml:space="preserve">Corrigir para “SW: Oracle XE (12c)”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7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w="2760" w:type="dxa"/>
          </w:tcPr>
          <w:p>
            <w:r>
              <w:rPr>
                <w:sz w:val="20"/>
              </w:rPr>
              <w:t xml:space="preserve">SW: Python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 xml:space="preserve">Substituir por “SW: .NET 8 (C# — integração climática)”</w:t>
            </w:r>
          </w:p>
        </w:tc>
      </w:tr>
      <w:tr>
        <w:tc>
          <w:tcPr>
            <w:tcW w:w="800" w:type="dxa"/>
            <w:shd w:val="clear" w:fill="F0F4F8"/>
          </w:tcPr>
          <w:p>
            <w:r>
              <w:rPr>
                <w:sz w:val="20"/>
              </w:rPr>
              <w:t>8</w:t>
            </w:r>
          </w:p>
        </w:tc>
        <w:tc>
          <w:tcPr>
            <w:tcW w:w="1800" w:type="dxa"/>
            <w:shd w:val="clear" w:fill="F0F4F8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w="2760" w:type="dxa"/>
            <w:shd w:val="clear" w:fill="F0F4F8"/>
          </w:tcPr>
          <w:p>
            <w:r>
              <w:rPr>
                <w:sz w:val="20"/>
              </w:rPr>
              <w:t xml:space="preserve">NW: LAN</w:t>
            </w:r>
          </w:p>
        </w:tc>
        <w:tc>
          <w:tcPr>
            <w:tcW w:w="4000" w:type="dxa"/>
            <w:shd w:val="clear" w:fill="F0F4F8"/>
          </w:tcPr>
          <w:p>
            <w:r>
              <w:rPr>
                <w:sz w:val="20"/>
              </w:rPr>
              <w:t xml:space="preserve">Renomear para “NW: Docker Internal Network (amanaje-net)”</w:t>
            </w:r>
          </w:p>
        </w:tc>
      </w:tr>
      <w:tr>
        <w:tc>
          <w:tcPr>
            <w:tcW w:w="800" w:type="dxa"/>
          </w:tcPr>
          <w:p>
            <w:r>
              <w:rPr>
                <w:sz w:val="20"/>
              </w:rPr>
              <w:t>9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Business / Motivation</w:t>
            </w:r>
          </w:p>
        </w:tc>
        <w:tc>
          <w:tcPr>
            <w:tcW w:w="2760" w:type="dxa"/>
          </w:tcPr>
          <w:p>
            <w:r>
              <w:rPr>
                <w:sz w:val="20"/>
              </w:rPr>
              <w:t xml:space="preserve">REQ: Sintoma do problema deve ser atribuído de acordo com o texto da ligação</w:t>
            </w:r>
          </w:p>
        </w:tc>
        <w:tc>
          <w:tcPr>
            <w:tcW w:w="4000" w:type="dxa"/>
          </w:tcPr>
          <w:p>
            <w:r>
              <w:rPr>
                <w:sz w:val="20"/>
              </w:rPr>
              <w:t xml:space="preserve">Resíduo de outro projeto — remover ou substituir por “REQ: Garantir privacidade de dados privados na visão pública”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6. QA — Critérios de Aceite e Casos de Teste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Os critérios abaixo definem as condições mínimas para que o Amanajé seja considerado funcionando corretamente para fins de avaliação acadêmica.</w:t>
      </w: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6.1 Critérios de Aceite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 de aceite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Cadastrar cliente e região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Uma região monitorada é criada com cliente, coordenada, tipo de área e visibilidade configurados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Gustavo (Java API)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Sincronizar clima externo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C# grava TB_AMANAJE_OBS_CLIM com temperatura, umidade e precipitação vinculados à região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Sabelli (C#)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Receber telemetria IoT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API Java recebe leitura via MQTT ou HTTP e persiste em TB_AMANAJE_LEIT_IOT com id_estacao correto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Sabelli (ESP32) + Gustavo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Calcular risco por categoria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API Java gera TB_AMANAJE_AVAL_RISCO com score numérico e nível por tipo de risco (enchente, deslizamento, tempestade, qualidade do ar)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Gustavo (Java)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Gerar alerta automático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Risco ALTO ou CRÍTICO cria TB_AMANAJE_ALERTA com motivo, recomendação e sem duplicação de alerta aberto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Gustavo (Java)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Dashboard Governo/Defesa Civil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 exibe região, estação, leitura atual, clima externo, risco atual e alertas para cliente Governo/DC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Lucca (Mobile)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Dashboard ONG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Frontend exibe regiões/projetos, histórico de risco, indicadores e alertas para cliente ONG com linguagem adequada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Lucca (Mobile)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Indicadores regionais agregados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Visão pública exibe TB_AMANAJE_IND_REG sem coordenada exata e sem identificar clientes privados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Lucca (Mobile) + Java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Soft delete preserva histórico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Exclusão lógica de cliente, usuário, região, estação ou alerta mantém registro no banco com DT_DEL_EM e ID_DEL_POR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Lucca (DB)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Banco com 13 tabelas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Modelo possui 13 tabelas relacionais conforme PRD v2.4, com constraints, DML e relatórios com JOIN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Lucca (DB)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PL/SQL sem functions/triggers/packages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Scripts de banco utilizam apenas blocos anônimos, cursores, condicionais, repetição, exceções e relatórios 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Lucca (DB)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Logs de processamento e erro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TB_AMANAJE_PROCESS e TB_AMANAJE_LOG_ERRO registram execuções e falhas técnicas para auditoria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Gustavo + Lucca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Persistência após reinício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Dados permanecem no banco após docker compose down/up quando volume nomeado é mantido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Gustavo (DevOps)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DevOps — containers em nuvem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docker compose up sobe app + db em nuvem; logs e SELECT demonstrados; NÃO em localhost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Gustavo (DevOps)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CA-15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TOGAF documentado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Arquitetura de negócio, aplicação, dados e tecnologia explicadas em diagramas ArchiMate e documento Word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Rafaela (TOGAF)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6.2 Casos de Teste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880"/>
        <w:gridCol w:w="3480"/>
      </w:tblGrid>
      <w:tr>
        <w:trPr>
          <w:tblHeader/>
        </w:trPr>
        <w:tc>
          <w:tcPr>
            <w:tcW w:type="dxa" w:w="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8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3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Criar região com visibilidade PRIVATE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POST /api/regioes com tp_visib=PRIVATE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Região criada; não aparece em /api/indicadores-regionais com lat/lng exata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Enviar telemetria IoT com enchente crítica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NR_DISTANCIA_AGUA_CM=5, NR_NIVEL_AGUA_PCT=95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TB_AMANAJE_AVAL_RISCO com nível CRÍTICO (enchente); TB_AMANAJE_ALERTA gerado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Enviar telemetria com deslizamento crítico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NR_INCL_GRAUS=45, NR_VIBRACAO=alto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TB_AMANAJE_AVAL_RISCO com nível CRÍTICO (deslizamento); alerta com recomendação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Enviar leitura com valores normais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Todos os sensores em faixa normal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TB_AMANAJE_AVAL_RISCO com nível BAIXO; nenhum alerta gerado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Sincronizar clima externo via C#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POST /api/clima/sincronizar/{idRegiao}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TB_AMANAJE_OBS_CLIM criada com dados externos; vinculada à região correta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Login com credenciais válidas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POST /api/auth/login com email e senha corretos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JWT retornado; token válido para chamadas subsequentes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Login com credenciais inválidas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POST /api/auth/login com senha errada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HTTP 401 Unauthorized com mensagem padronizada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Acessar endpoint protegido sem JWT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GET /api/dashboard/summary sem Authorization header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HTTP 401 Unauthorized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CT-09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Visualizador público acessa indicadores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GET /api/indicadores-regionais (sem JWT)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Lista com score_medio e nivel_risco_medio por cidade, sem lat/lng exata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Duplicação de alerta bloqueada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Enviar 2 leituras críticas seguidas na mesma região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Apenas 1 alerta aberto criado; segundo não duplica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Soft delete de estação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DELETE lógico de estação com motivo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ST_ATIVO=false, DT_DEL_EM preenchido; registro preservado no banco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Persistência após reinício Docker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docker compose down + docker compose up (volume mantido)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Dados anteriores presentes no banco; SELECT evidenciado no terminal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Log de processamento C#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Sincronização climática registra execução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TB_AMANAJE_PROCESS com TP_PROCESS='CLIMA_EXTERNO', ST_PROCESS='SUCESSO' ou 'ERRO'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CT-14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Resolução de alerta (Governo)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PATCH /api/alertas/{id}/resolver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ST_ALERTA='RESOLVIDO', DT_RESOLVIDO_EM preenchido; histórico preservado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6.3 Regras de Negócio Validadas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840"/>
        <w:gridCol w:w="4800"/>
      </w:tblGrid>
      <w:tr>
        <w:trPr>
          <w:tblHeader/>
        </w:trPr>
        <w:tc>
          <w:tcPr>
            <w:tcW w:type="dxa" w:w="7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  <w:tc>
          <w:tcPr>
            <w:tcW w:type="dxa" w:w="38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4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RN-01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Toda estação deve pertencer a uma região monitorada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FK ID_REGIAO NOT NULL em TB_AMANAJE_EST_IOT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RN-02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Toda região monitorada deve pertencer a um cliente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FK ID_CLIENTE NOT NULL em TB_AMANAJE_REGIAO_MONIT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RN-03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Regiões privadas não expõem coordenadas exatas em indicadores públicos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TB_AMANAJE_IND_REG não replica NR_LATITUDE/NR_LONGITUDE de regiões privadas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RN-04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Leituras inválidas são marcadas, não apagadas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ST_VALIDA='N' com DS_MOTIVO_INVAL em TB_AMANAJE_LEIT_IOT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RN-05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Alertas críticos devem registrar motivo e recomendação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DS_ALERTA e DS_RECOM NOT NULL quando TP_NIVEL='CRITICO'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RN-06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Avaliação de risco deve indicar tipo, score, nível e data/hora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TP_RISCO, NR_SCORE_RISCO, TP_NIVEL_RISCO e DT_AVAL NOT NULL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RN-07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Soft delete obrigatório em entidades operacionais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DT_DEL_EM, ID_DEL_POR e DS_MOTIVO_EXCLUSAO em CLI, USU, REGIAO, EST, ALERTA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RN-08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Alertas devem referenciar avaliação da mesma região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ID_AVALIACAO referencia avaliação com mesmo ID_REGIAO que o alerta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RN-09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Avaliações devem referenciar leitura e/ou observação da mesma região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ID_LEITURA e ID_OBSERVACAO devem ter mesmo ID_REGIAO que a avaliação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RN-10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Scores coerentes com os níveis definidos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BAIXO 0-24, MODERADO 25-49, ALTO 50-74, CRÍTICO 75-100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5C8B"/>
        </w:rPr>
        <w:t xml:space="preserve">7. Protótipo/MVP — O que Demonstrar na Apresentação</w:t>
      </w:r>
    </w:p>
    <w:p>
      <w:pPr>
        <w:spacing w:after="60" w:before="60"/>
      </w:pPr>
      <w:r>
        <w:rPr>
          <w:color w:val="212121"/>
          <w:sz w:val="22"/>
          <w:szCs w:val="22"/>
        </w:rPr>
        <w:t xml:space="preserve">A apresentação presencial vale 30% da nota. Todos os integrantes devem explicar parte da arquitetura e responder perguntas técnicas.</w:t>
      </w:r>
    </w:p>
    <w:p>
      <w:pPr>
        <w:pStyle w:val="Heading2"/>
        <w:spacing w:after="140" w:before="280"/>
      </w:pPr>
      <w:r>
        <w:rPr>
          <w:b/>
          <w:bCs/>
          <w:color w:val="1F5C8B"/>
        </w:rPr>
        <w:t xml:space="preserve">7.1 Roteiro Sugerido para a Apresentação (Rafaela — TOGAF)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rPr>
          <w:tblHeader/>
        </w:trPr>
        <w:tc>
          <w:tcPr>
            <w:tcW w:type="dxa" w:w="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Apresentar o contexto: qual problema o Amanajé resolve e por quê ele é relevante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Mostrar o diagrama TOGAF Vision no ArchiMate: stakeholders, drivers, objetivos e constraints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Mostrar a arquitetura de negócio: fluxo do processo principal ponta a ponta e atores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Mostrar a arquitetura de aplicação: camadas, componentes e como eles se comunicam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Mostrar a arquitetura de tecnologia: topologia de rede, containers, nuvem e ESP32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Demonstrar o MVP funcionando: abrir o app, navegar pelas telas, mostrar alerta gerado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Responder perguntas técnicas do professor sobre qualquer parte da arquitetura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5 min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C8B"/>
        </w:rPr>
        <w:t xml:space="preserve">7.2 Checklist Final Antes da Entrega (09/06 até 23h55)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rPr>
          <w:tblHeader/>
        </w:trPr>
        <w:tc>
          <w:tcPr>
            <w:tcW w:type="dxa" w:w="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Arquivo .archimate com todos os 4 diagramas TOGAF abertos no ArchiMate Tool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Documento Word de Compliance/QA/TOGAF completo (este documento)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Ambos os arquivos em um .zip com txt identificando RM, nome e turma de cada integrante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Entrega realizada no portal FIAP: Aulas → Entrega de Trabalhos → Compliance, QA &amp; Tests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☐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Grupo cadastrado no formulário FIAP (prazo: 30/05)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Amanajé — Global Solution 2026/1  •  FIAP  •  Compliance, QA &amp; Tests  •  Boa sorte na apresentação! 🚀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4" w:space="1"/>
      </w:pBdr>
      <w:spacing w:before="120"/>
    </w:pPr>
    <w:r>
      <w:rPr>
        <w:color w:val="888888"/>
        <w:sz w:val="18"/>
        <w:szCs w:val="18"/>
      </w:rPr>
      <w:t xml:space="preserve">Amanajé — FIAP Global Solution 2026/1  •  2º Ano ADS  •  Rafaela (TOGAF/QA)     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4" w:space="1"/>
      </w:pBdr>
      <w:spacing w:after="120"/>
    </w:pPr>
    <w:r>
      <w:rPr>
        <w:color w:val="888888"/>
        <w:sz w:val="18"/>
        <w:szCs w:val="18"/>
      </w:rPr>
      <w:t xml:space="preserve">Amanajé  |  Compliance, QA &amp; TOGAF/ArchiMate  |  Global Solution 2026/1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8B" w:sz="6" w:space="1"/>
      </w:pBdr>
      <w:spacing w:after="200" w:before="40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2026-06-01T22:19:02.203Z</dcterms:created>
  <dcterms:modified xsi:type="dcterms:W3CDTF">2026-06-01T22:19:02.203Z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